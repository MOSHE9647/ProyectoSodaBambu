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298E" w14:textId="464803AF" w:rsidR="003906E9" w:rsidRPr="00CA2222" w:rsidRDefault="00197A8B" w:rsidP="005F5921">
      <w:pPr>
        <w:spacing w:after="240"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Descripción</w:t>
      </w:r>
      <w:r w:rsidR="0033103C" w:rsidRPr="0033103C">
        <w:rPr>
          <w:rFonts w:ascii="Arial" w:hAnsi="Arial" w:cs="Arial"/>
          <w:b/>
          <w:sz w:val="32"/>
          <w:szCs w:val="32"/>
        </w:rPr>
        <w:t xml:space="preserve"> del sistema</w:t>
      </w:r>
      <w:r>
        <w:rPr>
          <w:rFonts w:ascii="Arial" w:hAnsi="Arial" w:cs="Arial"/>
          <w:b/>
          <w:sz w:val="32"/>
          <w:szCs w:val="32"/>
        </w:rPr>
        <w:t xml:space="preserve"> actual</w:t>
      </w:r>
    </w:p>
    <w:p w14:paraId="525BF44D" w14:textId="53C2380D" w:rsidR="004B5340" w:rsidRDefault="004B5340" w:rsidP="005F5921">
      <w:pPr>
        <w:spacing w:after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Actualmente el sistema utilizado es el </w:t>
      </w:r>
      <w:r w:rsidR="00F10657">
        <w:rPr>
          <w:rFonts w:ascii="Arial" w:hAnsi="Arial" w:cs="Arial"/>
        </w:rPr>
        <w:t>siguiente:</w:t>
      </w:r>
    </w:p>
    <w:p w14:paraId="10CAC14A" w14:textId="09DCA79C" w:rsidR="004B5340" w:rsidRDefault="00663997" w:rsidP="0090019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F5921">
        <w:rPr>
          <w:rFonts w:ascii="Arial" w:hAnsi="Arial" w:cs="Arial"/>
          <w:b/>
          <w:bCs/>
        </w:rPr>
        <w:t>Inventario:</w:t>
      </w:r>
      <w:r w:rsidR="004B53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Actualmente se maneja por medio de una tabla de Excel en la cual se van ingresando los datos manualmente.</w:t>
      </w:r>
    </w:p>
    <w:p w14:paraId="2E0BF18F" w14:textId="6763844B" w:rsidR="00663997" w:rsidRDefault="00F10657" w:rsidP="0090019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F5921">
        <w:rPr>
          <w:rFonts w:ascii="Arial" w:hAnsi="Arial" w:cs="Arial"/>
          <w:b/>
          <w:bCs/>
        </w:rPr>
        <w:t>Ingresos y egresos:</w:t>
      </w:r>
      <w:r>
        <w:rPr>
          <w:rFonts w:ascii="Arial" w:hAnsi="Arial" w:cs="Arial"/>
        </w:rPr>
        <w:t xml:space="preserve"> Estos de igual maneja se manejan por medio de una tabla de Excel en la cual se ingresa lo que se va gastando, lo que se va vendiendo y las ganancias.</w:t>
      </w:r>
    </w:p>
    <w:p w14:paraId="2B941157" w14:textId="3B255248" w:rsidR="00F10657" w:rsidRDefault="00F10657" w:rsidP="0090019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F5921">
        <w:rPr>
          <w:rFonts w:ascii="Arial" w:hAnsi="Arial" w:cs="Arial"/>
          <w:b/>
          <w:bCs/>
        </w:rPr>
        <w:t>Cierre de caja:</w:t>
      </w:r>
      <w:r>
        <w:rPr>
          <w:rFonts w:ascii="Arial" w:hAnsi="Arial" w:cs="Arial"/>
        </w:rPr>
        <w:t xml:space="preserve"> Este se maneja en otra tabla de Excel </w:t>
      </w:r>
      <w:r w:rsidR="00E54D7F">
        <w:rPr>
          <w:rFonts w:ascii="Arial" w:hAnsi="Arial" w:cs="Arial"/>
        </w:rPr>
        <w:t>en la cual se ingresa diariamente cuando fue la caja del día anterior, cuando fue el cierre del día, si sobro o falto.</w:t>
      </w:r>
    </w:p>
    <w:p w14:paraId="0DD24A97" w14:textId="679A2B0A" w:rsidR="00E54D7F" w:rsidRPr="00DF0B16" w:rsidRDefault="000B28F6" w:rsidP="0090019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F5921">
        <w:rPr>
          <w:rFonts w:ascii="Arial" w:hAnsi="Arial" w:cs="Arial"/>
          <w:b/>
          <w:bCs/>
        </w:rPr>
        <w:t>Cálculo</w:t>
      </w:r>
      <w:r w:rsidR="00E54D7F" w:rsidRPr="005F5921">
        <w:rPr>
          <w:rFonts w:ascii="Arial" w:hAnsi="Arial" w:cs="Arial"/>
          <w:b/>
          <w:bCs/>
        </w:rPr>
        <w:t xml:space="preserve"> de precios:</w:t>
      </w:r>
      <w:r w:rsidR="00E54D7F" w:rsidRPr="00DF0B16">
        <w:rPr>
          <w:rFonts w:ascii="Arial" w:hAnsi="Arial" w:cs="Arial"/>
        </w:rPr>
        <w:t xml:space="preserve"> con respecto a los productos como tal se maneja en la misma tabla del inventario en la cual se tiene una </w:t>
      </w:r>
      <w:proofErr w:type="spellStart"/>
      <w:r w:rsidR="00E54D7F" w:rsidRPr="00DF0B16">
        <w:rPr>
          <w:rFonts w:ascii="Arial" w:hAnsi="Arial" w:cs="Arial"/>
        </w:rPr>
        <w:t>formula</w:t>
      </w:r>
      <w:proofErr w:type="spellEnd"/>
      <w:r w:rsidR="00E54D7F" w:rsidRPr="00DF0B16">
        <w:rPr>
          <w:rFonts w:ascii="Arial" w:hAnsi="Arial" w:cs="Arial"/>
        </w:rPr>
        <w:t xml:space="preserve"> para su </w:t>
      </w:r>
      <w:r w:rsidRPr="00DF0B16">
        <w:rPr>
          <w:rFonts w:ascii="Arial" w:hAnsi="Arial" w:cs="Arial"/>
        </w:rPr>
        <w:t>cálculo</w:t>
      </w:r>
      <w:r w:rsidR="00E54D7F" w:rsidRPr="00DF0B16">
        <w:rPr>
          <w:rFonts w:ascii="Arial" w:hAnsi="Arial" w:cs="Arial"/>
        </w:rPr>
        <w:t xml:space="preserve"> para la cual el negocio maneja un margen de utilidad del 35</w:t>
      </w:r>
      <w:r w:rsidR="00C63C39" w:rsidRPr="00DF0B16">
        <w:rPr>
          <w:rFonts w:ascii="Arial" w:hAnsi="Arial" w:cs="Arial"/>
        </w:rPr>
        <w:t>%, mientras</w:t>
      </w:r>
      <w:r w:rsidR="00E54D7F" w:rsidRPr="00DF0B16">
        <w:rPr>
          <w:rFonts w:ascii="Arial" w:hAnsi="Arial" w:cs="Arial"/>
        </w:rPr>
        <w:t xml:space="preserve"> que con los platillos se maneja un estándar para el cual el dueño realiza una investigación de mercado o de la competencia para definir su precio.</w:t>
      </w:r>
    </w:p>
    <w:p w14:paraId="4BFB6669" w14:textId="18FC6196" w:rsidR="00E54D7F" w:rsidRPr="00DF0B16" w:rsidRDefault="00E54D7F" w:rsidP="0090019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F5921">
        <w:rPr>
          <w:rFonts w:ascii="Arial" w:hAnsi="Arial" w:cs="Arial"/>
          <w:b/>
          <w:bCs/>
        </w:rPr>
        <w:t>El salario de los colaboradores</w:t>
      </w:r>
      <w:r w:rsidR="00B35059" w:rsidRPr="005F5921">
        <w:rPr>
          <w:rFonts w:ascii="Arial" w:hAnsi="Arial" w:cs="Arial"/>
          <w:b/>
          <w:bCs/>
        </w:rPr>
        <w:t>:</w:t>
      </w:r>
      <w:r w:rsidR="00B35059" w:rsidRPr="00DF0B16">
        <w:rPr>
          <w:rFonts w:ascii="Arial" w:hAnsi="Arial" w:cs="Arial"/>
        </w:rPr>
        <w:t xml:space="preserve"> El salario el administrador ya los tiene definidos</w:t>
      </w:r>
      <w:r w:rsidR="000D6C61" w:rsidRPr="00DF0B16">
        <w:rPr>
          <w:rFonts w:ascii="Arial" w:hAnsi="Arial" w:cs="Arial"/>
        </w:rPr>
        <w:t xml:space="preserve">, los cuales </w:t>
      </w:r>
      <w:r w:rsidR="00FE4838" w:rsidRPr="00DF0B16">
        <w:rPr>
          <w:rFonts w:ascii="Arial" w:hAnsi="Arial" w:cs="Arial"/>
        </w:rPr>
        <w:t xml:space="preserve">se calculan por </w:t>
      </w:r>
      <w:r w:rsidR="00DF0B16" w:rsidRPr="00DF0B16">
        <w:rPr>
          <w:rFonts w:ascii="Arial" w:hAnsi="Arial" w:cs="Arial"/>
        </w:rPr>
        <w:t>día, dicho</w:t>
      </w:r>
      <w:r w:rsidR="004C5FDF" w:rsidRPr="00DF0B16">
        <w:rPr>
          <w:rFonts w:ascii="Arial" w:hAnsi="Arial" w:cs="Arial"/>
        </w:rPr>
        <w:t xml:space="preserve"> salario por día no es igual para todos los empleados, el manejo de las horas extras </w:t>
      </w:r>
      <w:r w:rsidR="00EE541C" w:rsidRPr="00DF0B16">
        <w:rPr>
          <w:rFonts w:ascii="Arial" w:hAnsi="Arial" w:cs="Arial"/>
        </w:rPr>
        <w:t xml:space="preserve">se trabaja ajustando las horas de salida de otros </w:t>
      </w:r>
      <w:r w:rsidR="00DF0B16" w:rsidRPr="00DF0B16">
        <w:rPr>
          <w:rFonts w:ascii="Arial" w:hAnsi="Arial" w:cs="Arial"/>
        </w:rPr>
        <w:t>días (</w:t>
      </w:r>
      <w:r w:rsidR="00EE541C" w:rsidRPr="00DF0B16">
        <w:rPr>
          <w:rFonts w:ascii="Arial" w:hAnsi="Arial" w:cs="Arial"/>
        </w:rPr>
        <w:t xml:space="preserve">no se pagan) </w:t>
      </w:r>
      <w:r w:rsidR="00DF0B16" w:rsidRPr="00DF0B16">
        <w:rPr>
          <w:rFonts w:ascii="Arial" w:hAnsi="Arial" w:cs="Arial"/>
        </w:rPr>
        <w:t>y el pago de los días feriados que si se abre el negocio se pagan doble.</w:t>
      </w:r>
    </w:p>
    <w:p w14:paraId="158DDDF7" w14:textId="33EC16E9" w:rsidR="0033103C" w:rsidRPr="00900199" w:rsidRDefault="00513B6C" w:rsidP="00900199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F5921">
        <w:rPr>
          <w:rFonts w:ascii="Arial" w:hAnsi="Arial" w:cs="Arial"/>
          <w:b/>
          <w:bCs/>
        </w:rPr>
        <w:t>Contratos</w:t>
      </w:r>
      <w:r w:rsidR="00E54D7F" w:rsidRPr="005F5921">
        <w:rPr>
          <w:rFonts w:ascii="Arial" w:hAnsi="Arial" w:cs="Arial"/>
          <w:b/>
          <w:bCs/>
        </w:rPr>
        <w:t>:</w:t>
      </w:r>
      <w:r w:rsidR="00E54D7F">
        <w:rPr>
          <w:rFonts w:ascii="Arial" w:hAnsi="Arial" w:cs="Arial"/>
        </w:rPr>
        <w:t xml:space="preserve"> En el local no se manejan reservas de mesa como </w:t>
      </w:r>
      <w:r w:rsidR="00C63C39">
        <w:rPr>
          <w:rFonts w:ascii="Arial" w:hAnsi="Arial" w:cs="Arial"/>
        </w:rPr>
        <w:t>tal, y</w:t>
      </w:r>
      <w:r w:rsidR="00E54D7F">
        <w:rPr>
          <w:rFonts w:ascii="Arial" w:hAnsi="Arial" w:cs="Arial"/>
        </w:rPr>
        <w:t xml:space="preserve"> con los contratos de comidas se manejan por medio de un documento de Word donde se ingresan los datos de los clientes, que es lo que </w:t>
      </w:r>
      <w:r w:rsidR="00C63C39">
        <w:rPr>
          <w:rFonts w:ascii="Arial" w:hAnsi="Arial" w:cs="Arial"/>
        </w:rPr>
        <w:t>necesitan, las</w:t>
      </w:r>
      <w:r w:rsidR="00E54D7F">
        <w:rPr>
          <w:rFonts w:ascii="Arial" w:hAnsi="Arial" w:cs="Arial"/>
        </w:rPr>
        <w:t xml:space="preserve"> fechas que requieren </w:t>
      </w:r>
      <w:r w:rsidR="00C63C39">
        <w:rPr>
          <w:rFonts w:ascii="Arial" w:hAnsi="Arial" w:cs="Arial"/>
        </w:rPr>
        <w:t xml:space="preserve">y los menús programados </w:t>
      </w:r>
      <w:r w:rsidR="00BF12B2">
        <w:rPr>
          <w:rFonts w:ascii="Arial" w:hAnsi="Arial" w:cs="Arial"/>
        </w:rPr>
        <w:t>manualmente, y también se manejan con una tabla de Excel para estos</w:t>
      </w:r>
      <w:r w:rsidR="00D52A9A">
        <w:rPr>
          <w:rFonts w:ascii="Arial" w:hAnsi="Arial" w:cs="Arial"/>
        </w:rPr>
        <w:t>.</w:t>
      </w:r>
    </w:p>
    <w:sectPr w:rsidR="0033103C" w:rsidRPr="0090019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CCDBC" w14:textId="77777777" w:rsidR="0089256A" w:rsidRDefault="0089256A">
      <w:r>
        <w:separator/>
      </w:r>
    </w:p>
  </w:endnote>
  <w:endnote w:type="continuationSeparator" w:id="0">
    <w:p w14:paraId="3A590802" w14:textId="77777777" w:rsidR="0089256A" w:rsidRDefault="0089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4882F" w14:textId="77777777" w:rsidR="0089256A" w:rsidRDefault="0089256A">
      <w:r>
        <w:separator/>
      </w:r>
    </w:p>
  </w:footnote>
  <w:footnote w:type="continuationSeparator" w:id="0">
    <w:p w14:paraId="4E963C4B" w14:textId="77777777" w:rsidR="0089256A" w:rsidRDefault="00892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CBDD" w14:textId="1A9E5BA3" w:rsidR="00E7794A" w:rsidRPr="00E7794A" w:rsidRDefault="00E7794A" w:rsidP="00E7794A">
    <w:pPr>
      <w:pStyle w:val="Encabezado"/>
      <w:rPr>
        <w:ins w:id="0" w:author="MELANIE OVIEDO MALEA�O" w:date="2025-08-07T14:32:00Z" w16du:dateUtc="2025-08-07T20:32:00Z"/>
        <w:sz w:val="20"/>
        <w:szCs w:val="20"/>
      </w:rPr>
    </w:pPr>
    <w:ins w:id="1" w:author="MELANIE OVIEDO MALEA�O" w:date="2025-08-07T14:32:00Z" w16du:dateUtc="2025-08-07T20:32:00Z">
      <w:r w:rsidRPr="00E7794A">
        <w:rPr>
          <w:sz w:val="20"/>
          <w:szCs w:val="20"/>
        </w:rPr>
        <w:t>Sistema: Sistema de Gestión Interna El Bambú</w:t>
      </w:r>
      <w:r w:rsidRPr="00E7794A">
        <w:rPr>
          <w:sz w:val="20"/>
          <w:szCs w:val="20"/>
        </w:rPr>
        <w:tab/>
      </w:r>
      <w:r w:rsidRPr="00E7794A">
        <w:rPr>
          <w:sz w:val="20"/>
          <w:szCs w:val="20"/>
        </w:rPr>
        <w:tab/>
      </w:r>
    </w:ins>
    <w:ins w:id="2" w:author="MELANIE OVIEDO MALEA�O" w:date="2025-08-07T14:33:00Z" w16du:dateUtc="2025-08-07T20:33:00Z">
      <w:r>
        <w:rPr>
          <w:sz w:val="20"/>
          <w:szCs w:val="20"/>
        </w:rPr>
        <w:t>07</w:t>
      </w:r>
    </w:ins>
    <w:ins w:id="3" w:author="MELANIE OVIEDO MALEA�O" w:date="2025-08-07T14:32:00Z" w16du:dateUtc="2025-08-07T20:32:00Z">
      <w:r w:rsidRPr="00E7794A">
        <w:rPr>
          <w:sz w:val="20"/>
          <w:szCs w:val="20"/>
        </w:rPr>
        <w:t>/</w:t>
      </w:r>
    </w:ins>
    <w:ins w:id="4" w:author="MELANIE OVIEDO MALEA�O" w:date="2025-08-07T14:33:00Z" w16du:dateUtc="2025-08-07T20:33:00Z">
      <w:r>
        <w:rPr>
          <w:sz w:val="20"/>
          <w:szCs w:val="20"/>
        </w:rPr>
        <w:t>08</w:t>
      </w:r>
    </w:ins>
    <w:ins w:id="5" w:author="MELANIE OVIEDO MALEA�O" w:date="2025-08-07T14:32:00Z" w16du:dateUtc="2025-08-07T20:32:00Z">
      <w:r w:rsidRPr="00E7794A">
        <w:rPr>
          <w:sz w:val="20"/>
          <w:szCs w:val="20"/>
        </w:rPr>
        <w:t>/25</w:t>
      </w:r>
    </w:ins>
  </w:p>
  <w:p w14:paraId="558A124E" w14:textId="680AEA39" w:rsidR="00390755" w:rsidRPr="00390755" w:rsidDel="00E7794A" w:rsidRDefault="00E7794A" w:rsidP="00E7794A">
    <w:pPr>
      <w:pStyle w:val="Encabezado"/>
      <w:rPr>
        <w:del w:id="6" w:author="MELANIE OVIEDO MALEA�O" w:date="2025-08-07T14:32:00Z" w16du:dateUtc="2025-08-07T20:32:00Z"/>
        <w:sz w:val="20"/>
        <w:szCs w:val="20"/>
      </w:rPr>
    </w:pPr>
    <w:ins w:id="7" w:author="MELANIE OVIEDO MALEA�O" w:date="2025-08-07T14:32:00Z" w16du:dateUtc="2025-08-07T20:32:00Z">
      <w:r w:rsidRPr="00E7794A">
        <w:rPr>
          <w:sz w:val="20"/>
          <w:szCs w:val="20"/>
        </w:rPr>
        <w:t>Elaborado por: Isaac Herrera, Melanie Oviedo, Natalia Ortiz, Jeremy Romero, Andrea Morera</w:t>
      </w:r>
    </w:ins>
    <w:del w:id="8" w:author="MELANIE OVIEDO MALEA�O" w:date="2025-08-07T14:32:00Z" w16du:dateUtc="2025-08-07T20:32:00Z">
      <w:r w:rsidR="00390755" w:rsidRPr="00390755" w:rsidDel="00E7794A">
        <w:rPr>
          <w:sz w:val="20"/>
          <w:szCs w:val="20"/>
        </w:rPr>
        <w:delText>Sistema:</w:delText>
      </w:r>
      <w:r w:rsidR="00390755" w:rsidRPr="00390755" w:rsidDel="00E7794A">
        <w:rPr>
          <w:sz w:val="20"/>
          <w:szCs w:val="20"/>
        </w:rPr>
        <w:tab/>
      </w:r>
      <w:r w:rsidR="00390755" w:rsidRPr="00390755" w:rsidDel="00E7794A">
        <w:rPr>
          <w:sz w:val="20"/>
          <w:szCs w:val="20"/>
        </w:rPr>
        <w:tab/>
        <w:delText>0</w:delText>
      </w:r>
      <w:r w:rsidR="00BF12B2" w:rsidDel="00E7794A">
        <w:rPr>
          <w:sz w:val="20"/>
          <w:szCs w:val="20"/>
        </w:rPr>
        <w:delText>7</w:delText>
      </w:r>
      <w:r w:rsidR="00390755" w:rsidRPr="00390755" w:rsidDel="00E7794A">
        <w:rPr>
          <w:sz w:val="20"/>
          <w:szCs w:val="20"/>
        </w:rPr>
        <w:delText>/08/05</w:delText>
      </w:r>
    </w:del>
  </w:p>
  <w:p w14:paraId="2CED1381" w14:textId="24AC4027" w:rsidR="00390755" w:rsidRPr="00390755" w:rsidRDefault="00390755" w:rsidP="00390755">
    <w:pPr>
      <w:pStyle w:val="Encabezado"/>
      <w:rPr>
        <w:sz w:val="20"/>
        <w:szCs w:val="20"/>
      </w:rPr>
    </w:pPr>
    <w:del w:id="9" w:author="MELANIE OVIEDO MALEA�O" w:date="2025-08-07T14:32:00Z" w16du:dateUtc="2025-08-07T20:32:00Z">
      <w:r w:rsidRPr="00390755" w:rsidDel="00E7794A">
        <w:rPr>
          <w:sz w:val="20"/>
          <w:szCs w:val="20"/>
        </w:rPr>
        <w:delText>Elaborado por:</w:delText>
      </w:r>
    </w:del>
    <w:r w:rsidRPr="00390755">
      <w:rPr>
        <w:sz w:val="20"/>
        <w:szCs w:val="20"/>
      </w:rPr>
      <w:tab/>
    </w:r>
    <w:r w:rsidRPr="00390755">
      <w:rPr>
        <w:sz w:val="20"/>
        <w:szCs w:val="20"/>
      </w:rPr>
      <w:tab/>
    </w:r>
    <w:del w:id="10" w:author="MELANIE OVIEDO MALEA�O" w:date="2025-08-07T14:33:00Z" w16du:dateUtc="2025-08-07T20:33:00Z">
      <w:r w:rsidRPr="00390755" w:rsidDel="00E7794A">
        <w:rPr>
          <w:sz w:val="20"/>
          <w:szCs w:val="20"/>
        </w:rPr>
        <w:delText>1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6ACC"/>
    <w:multiLevelType w:val="hybridMultilevel"/>
    <w:tmpl w:val="E932C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4878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ANIE OVIEDO MALEA�O">
    <w15:presenceInfo w15:providerId="AD" w15:userId="S::melanie.oviedo.maleano@est.una.ac.cr::61f254db-192c-476d-b674-80a973537d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3C"/>
    <w:rsid w:val="000B28F6"/>
    <w:rsid w:val="000D6C61"/>
    <w:rsid w:val="00197A8B"/>
    <w:rsid w:val="0033103C"/>
    <w:rsid w:val="003906E9"/>
    <w:rsid w:val="00390755"/>
    <w:rsid w:val="003C7A94"/>
    <w:rsid w:val="004B5340"/>
    <w:rsid w:val="004C5FDF"/>
    <w:rsid w:val="00513B6C"/>
    <w:rsid w:val="005F5921"/>
    <w:rsid w:val="00643141"/>
    <w:rsid w:val="00663997"/>
    <w:rsid w:val="0089256A"/>
    <w:rsid w:val="00900199"/>
    <w:rsid w:val="00B35059"/>
    <w:rsid w:val="00BF12B2"/>
    <w:rsid w:val="00C63C39"/>
    <w:rsid w:val="00C94085"/>
    <w:rsid w:val="00CA2222"/>
    <w:rsid w:val="00D52A9A"/>
    <w:rsid w:val="00DF0B16"/>
    <w:rsid w:val="00E54D7F"/>
    <w:rsid w:val="00E7794A"/>
    <w:rsid w:val="00EE541C"/>
    <w:rsid w:val="00EF0CD8"/>
    <w:rsid w:val="00F10657"/>
    <w:rsid w:val="00FE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78501D"/>
  <w15:chartTrackingRefBased/>
  <w15:docId w15:val="{4C5BB767-2A52-48C5-91AC-6EB9126C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9075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90755"/>
    <w:pPr>
      <w:tabs>
        <w:tab w:val="center" w:pos="4252"/>
        <w:tab w:val="right" w:pos="8504"/>
      </w:tabs>
    </w:pPr>
  </w:style>
  <w:style w:type="paragraph" w:styleId="Revisin">
    <w:name w:val="Revision"/>
    <w:hidden/>
    <w:uiPriority w:val="99"/>
    <w:semiHidden/>
    <w:rsid w:val="00E7794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291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Propósito del sistema</vt:lpstr>
    </vt:vector>
  </TitlesOfParts>
  <Company>UCR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Propósito del sistema</dc:title>
  <dc:subject/>
  <dc:creator>ECCI</dc:creator>
  <cp:keywords/>
  <dc:description/>
  <cp:lastModifiedBy>Isaac Herrera</cp:lastModifiedBy>
  <cp:revision>16</cp:revision>
  <dcterms:created xsi:type="dcterms:W3CDTF">2025-08-07T20:11:00Z</dcterms:created>
  <dcterms:modified xsi:type="dcterms:W3CDTF">2025-09-06T22:44:00Z</dcterms:modified>
</cp:coreProperties>
</file>